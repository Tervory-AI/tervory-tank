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{% set mark = namespace(value=0) %}{% for runs in result['blocks'] %}
    <w:p>
      {% for run in runs %}{% if run['kind'] == 'ins' %}{% set mark.value = mark.value + 1 %}
      <w:ins w:id="{{ mark.value }}" w:author="Zenas" w:date="2026-10-15T00:00:00Z">
        {% endif %}
        <w:r>
          <w:t xml:space="preserve">{{ run['text'] | e }}</w:t>
        </w:r>
        {% if run['kind'] == 'ins' %}
      </w:ins>
      {% endif %}{% endfor %}
    </w:p>
    {% endfor %}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